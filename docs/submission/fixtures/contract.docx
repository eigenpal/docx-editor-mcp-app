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services agreement</w:t>
      </w:r>
    </w:p>
    <w:p>
      <w:r>
        <w:t>Review the delivery period and service scope before you approve this agreement. The marked change extends the delivery period for equipment checks.</w:t>
      </w:r>
    </w:p>
    <w:p>
      <w:pPr>
        <w:pStyle w:val="Heading1"/>
      </w:pPr>
      <w:r>
        <w:t>Delivery period</w:t>
      </w:r>
    </w:p>
    <w:p>
      <w:r>
        <w:t xml:space="preserve">The supplier completes the work within </w:t>
      </w:r>
      <w:commentRangeStart w:id="0"/>
      <w:r>
        <w:t>the agreed delivery period</w:t>
      </w:r>
      <w:commentRangeEnd w:id="0"/>
      <w:r>
        <w:rPr>
          <w:rStyle w:val="CommentReference"/>
        </w:rPr>
        <w:commentReference w:id="0"/>
      </w:r>
      <w:r>
        <w:t>.</w:t>
      </w:r>
    </w:p>
    <w:p>
      <w:r>
        <w:t xml:space="preserve">The delivery period is </w:t>
      </w:r>
      <w:del w:id="1" w:author="Review team" w:date="2026-10-20T09:00:00Z">
        <w:r>
          <w:delText>five days</w:delText>
        </w:r>
      </w:del>
      <w:ins w:id="2" w:author="Review team" w:date="2026-10-20T09:00:00Z">
        <w:r>
          <w:t>seven days</w:t>
        </w:r>
      </w:ins>
      <w:r>
        <w:t xml:space="preserve"> after approval.</w:t>
      </w:r>
    </w:p>
    <w:p>
      <w:pPr>
        <w:pStyle w:val="Heading1"/>
      </w:pPr>
      <w:r>
        <w:t>Service scope</w:t>
      </w:r>
    </w:p>
    <w:p>
      <w:r>
        <w:t>The supplier installs desks and tests network connections. Your coordinator checks the completed work before acceptance.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 team" w:initials="RT" w:date="2026-10-20T12:17:41Z">
    <w:p>
      <w:pPr>
        <w:pStyle w:val="CommentText"/>
      </w:pPr>
      <w:r>
        <w:rPr>
          <w:rStyle w:val="CommentReference"/>
        </w:rPr>
        <w:annotationRef/>
      </w:r>
      <w:r>
        <w:t>Confirm the revised delivery period before approval.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services agreement</dc:title>
  <dc:subject/>
  <dc:creator>EigenPal review team</dc:creator>
  <cp:keywords/>
  <dc:description>generated by python-docx</dc:description>
  <cp:lastModifiedBy>EigenPal review team</cp:lastModifiedBy>
  <cp:revision>1</cp:revision>
  <dcterms:created xsi:type="dcterms:W3CDTF">2013-12-23T23:15:00Z</dcterms:created>
  <dcterms:modified xsi:type="dcterms:W3CDTF">2013-12-23T23:15:00Z</dcterms:modified>
  <cp:category/>
</cp:coreProperties>
</file>